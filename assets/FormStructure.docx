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957B7F" w14:textId="2CF1DDA6" w:rsidR="006F351A" w:rsidRDefault="00150752">
      <w:pPr>
        <w:rPr>
          <w:sz w:val="20"/>
          <w:szCs w:val="20"/>
        </w:rPr>
      </w:pPr>
      <w:r w:rsidRPr="00150752">
        <w:rPr>
          <w:sz w:val="20"/>
          <w:szCs w:val="20"/>
        </w:rPr>
        <w:t>SERVICE NOW FORM STRUCTURE</w:t>
      </w:r>
    </w:p>
    <w:p w14:paraId="2607C51F" w14:textId="5BDCBA7A" w:rsidR="00EA741F" w:rsidRDefault="00EA741F">
      <w:pPr>
        <w:rPr>
          <w:sz w:val="20"/>
          <w:szCs w:val="20"/>
          <w:u w:val="single"/>
        </w:rPr>
      </w:pPr>
      <w:r w:rsidRPr="00EA741F">
        <w:rPr>
          <w:sz w:val="20"/>
          <w:szCs w:val="20"/>
          <w:u w:val="single"/>
        </w:rPr>
        <w:t>Form 0</w:t>
      </w:r>
    </w:p>
    <w:p w14:paraId="7B21FAB9" w14:textId="7FE5AC55" w:rsidR="00EA741F" w:rsidRPr="00EA741F" w:rsidRDefault="00EA741F">
      <w:pPr>
        <w:rPr>
          <w:sz w:val="20"/>
          <w:szCs w:val="20"/>
        </w:rPr>
      </w:pPr>
      <w:r w:rsidRPr="00EA741F">
        <w:rPr>
          <w:sz w:val="20"/>
          <w:szCs w:val="20"/>
        </w:rPr>
        <w:t>Would you like to submit a request for donation?</w:t>
      </w:r>
      <w:r>
        <w:rPr>
          <w:sz w:val="20"/>
          <w:szCs w:val="20"/>
        </w:rPr>
        <w:t xml:space="preserve"> (Then open form 1 content)</w:t>
      </w:r>
    </w:p>
    <w:p w14:paraId="20616E63" w14:textId="00B03B9E" w:rsidR="00EA741F" w:rsidRPr="00EA741F" w:rsidRDefault="00EA741F">
      <w:pPr>
        <w:rPr>
          <w:sz w:val="20"/>
          <w:szCs w:val="20"/>
        </w:rPr>
      </w:pPr>
      <w:r w:rsidRPr="00EA741F">
        <w:rPr>
          <w:sz w:val="20"/>
          <w:szCs w:val="20"/>
        </w:rPr>
        <w:t>Would you like to submit a request to receive an item?</w:t>
      </w:r>
      <w:r>
        <w:rPr>
          <w:sz w:val="20"/>
          <w:szCs w:val="20"/>
        </w:rPr>
        <w:t xml:space="preserve"> (Then open form 2 content)</w:t>
      </w:r>
    </w:p>
    <w:p w14:paraId="0A731CBC" w14:textId="77777777" w:rsidR="00150752" w:rsidRPr="00150752" w:rsidRDefault="00150752" w:rsidP="0015075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u w:val="single"/>
          <w:lang w:val="en-US"/>
          <w14:ligatures w14:val="none"/>
        </w:rPr>
      </w:pPr>
      <w:r w:rsidRPr="00150752">
        <w:rPr>
          <w:rFonts w:eastAsia="Times New Roman" w:cs="Times New Roman"/>
          <w:b/>
          <w:bCs/>
          <w:kern w:val="0"/>
          <w:sz w:val="20"/>
          <w:szCs w:val="20"/>
          <w:u w:val="single"/>
          <w:lang w:val="en-US"/>
          <w14:ligatures w14:val="none"/>
        </w:rPr>
        <w:t>Form 1 — Donation submission</w:t>
      </w:r>
    </w:p>
    <w:p w14:paraId="7D220AF2" w14:textId="77777777" w:rsidR="00150752" w:rsidRPr="00150752" w:rsidRDefault="00150752" w:rsidP="001507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i/>
          <w:iCs/>
          <w:kern w:val="0"/>
          <w:sz w:val="20"/>
          <w:szCs w:val="20"/>
          <w:lang w:val="en-US"/>
          <w14:ligatures w14:val="none"/>
        </w:rPr>
        <w:t>For a donor listing an item on the reuse store.</w:t>
      </w:r>
    </w:p>
    <w:p w14:paraId="1E0ADE07" w14:textId="77777777" w:rsidR="00150752" w:rsidRPr="00150752" w:rsidRDefault="00150752" w:rsidP="001507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b/>
          <w:bCs/>
          <w:kern w:val="0"/>
          <w:sz w:val="20"/>
          <w:szCs w:val="20"/>
          <w:lang w:val="en-US"/>
          <w14:ligatures w14:val="none"/>
        </w:rPr>
        <w:t>Section 1: Your details</w:t>
      </w:r>
    </w:p>
    <w:p w14:paraId="21F46C9D" w14:textId="77777777" w:rsidR="00150752" w:rsidRPr="00150752" w:rsidRDefault="00150752" w:rsidP="00150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Name</w:t>
      </w:r>
    </w:p>
    <w:p w14:paraId="56FB856E" w14:textId="186FCE23" w:rsidR="00150752" w:rsidRPr="00150752" w:rsidRDefault="00150752" w:rsidP="05E1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Email</w:t>
      </w:r>
    </w:p>
    <w:p w14:paraId="0CF9BE2E" w14:textId="0FE40A1F" w:rsidR="00150752" w:rsidRDefault="53F1E36B" w:rsidP="05E1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P</w:t>
      </w:r>
      <w:r w:rsidR="00150752"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hone</w:t>
      </w:r>
    </w:p>
    <w:p w14:paraId="60508221" w14:textId="439EA866" w:rsidR="004E6688" w:rsidRPr="004E6688" w:rsidRDefault="004E6688" w:rsidP="004E6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School and Research Group (free text field)</w:t>
      </w:r>
    </w:p>
    <w:p w14:paraId="06B3CE33" w14:textId="02F50662" w:rsidR="00150752" w:rsidRPr="00150752" w:rsidRDefault="00C721BF" w:rsidP="05E1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Campus</w:t>
      </w:r>
    </w:p>
    <w:p w14:paraId="35FC100D" w14:textId="730679FA" w:rsidR="00150752" w:rsidRPr="00150752" w:rsidRDefault="00150752" w:rsidP="05E1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Building </w:t>
      </w:r>
    </w:p>
    <w:p w14:paraId="6401B38A" w14:textId="79243A38" w:rsidR="00150752" w:rsidRPr="00150752" w:rsidRDefault="44460E31" w:rsidP="05E1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R</w:t>
      </w:r>
      <w:r w:rsidR="00150752"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oom where the item is currently located</w:t>
      </w:r>
    </w:p>
    <w:p w14:paraId="3051A441" w14:textId="77777777" w:rsidR="00150752" w:rsidRPr="00150752" w:rsidRDefault="00150752" w:rsidP="001507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b/>
          <w:bCs/>
          <w:kern w:val="0"/>
          <w:sz w:val="20"/>
          <w:szCs w:val="20"/>
          <w:lang w:val="en-US"/>
          <w14:ligatures w14:val="none"/>
        </w:rPr>
        <w:t>Section 2: About the item</w:t>
      </w:r>
    </w:p>
    <w:p w14:paraId="47171366" w14:textId="77777777" w:rsidR="00150752" w:rsidRPr="00150752" w:rsidRDefault="00150752" w:rsidP="00150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Item name</w:t>
      </w:r>
    </w:p>
    <w:p w14:paraId="5B501C53" w14:textId="291CDC06" w:rsidR="00150752" w:rsidRPr="00150752" w:rsidRDefault="00150752" w:rsidP="4BDCF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Item type (equipment / consumable / glassware / lab furniture / storage</w:t>
      </w:r>
      <w:r w:rsidR="6830CF53"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shelving</w:t>
      </w: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/ other)</w:t>
      </w:r>
    </w:p>
    <w:p w14:paraId="2B5B880D" w14:textId="77777777" w:rsidR="00150752" w:rsidRPr="00150752" w:rsidRDefault="00150752" w:rsidP="00150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Make and model (if known)</w:t>
      </w:r>
    </w:p>
    <w:p w14:paraId="717F23C6" w14:textId="77777777" w:rsidR="00150752" w:rsidRPr="00150752" w:rsidRDefault="00150752" w:rsidP="00150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Age or year of purchase (if known)</w:t>
      </w:r>
    </w:p>
    <w:p w14:paraId="358C66F4" w14:textId="77777777" w:rsidR="00150752" w:rsidRPr="00150752" w:rsidRDefault="00150752" w:rsidP="00150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Photos (mandatory — at least one; ideally multiple angles, plus close-ups of any damage or wear)</w:t>
      </w:r>
    </w:p>
    <w:p w14:paraId="66567A6D" w14:textId="77777777" w:rsidR="00150752" w:rsidRPr="00150752" w:rsidRDefault="00150752" w:rsidP="00150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Description (free text — what it is, what it was used for, anything a receiver should know)</w:t>
      </w:r>
    </w:p>
    <w:p w14:paraId="1EA394FF" w14:textId="77777777" w:rsidR="00150752" w:rsidRPr="00150752" w:rsidRDefault="00150752" w:rsidP="001507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b/>
          <w:bCs/>
          <w:kern w:val="0"/>
          <w:sz w:val="20"/>
          <w:szCs w:val="20"/>
          <w:lang w:val="en-US"/>
          <w14:ligatures w14:val="none"/>
        </w:rPr>
        <w:t>Section 3: Condition</w:t>
      </w:r>
    </w:p>
    <w:p w14:paraId="17C91D16" w14:textId="0A4BC1F8" w:rsidR="003D0977" w:rsidRDefault="00477CD9">
      <w:pPr>
        <w:spacing w:after="0" w:afterAutospacing="1" w:line="240" w:lineRule="auto"/>
        <w:rPr>
          <w:rFonts w:ascii="Aptos" w:eastAsia="Aptos" w:hAnsi="Aptos" w:cs="Aptos"/>
          <w:sz w:val="20"/>
          <w:szCs w:val="20"/>
          <w:lang w:val="en-US"/>
        </w:rPr>
      </w:pPr>
      <w:r w:rsidRPr="05E10EBD">
        <w:rPr>
          <w:rFonts w:ascii="Aptos" w:eastAsia="Aptos" w:hAnsi="Aptos" w:cs="Aptos"/>
          <w:sz w:val="20"/>
          <w:szCs w:val="20"/>
          <w:lang w:val="en-US"/>
        </w:rPr>
        <w:t xml:space="preserve">Condition: </w:t>
      </w:r>
      <w:r>
        <w:rPr>
          <w:rFonts w:ascii="Aptos" w:eastAsia="Aptos" w:hAnsi="Aptos" w:cs="Aptos"/>
          <w:sz w:val="20"/>
          <w:szCs w:val="20"/>
          <w:lang w:val="en-US"/>
        </w:rPr>
        <w:t xml:space="preserve">dropdown: </w:t>
      </w:r>
      <w:r w:rsidRPr="05E10EBD">
        <w:rPr>
          <w:rFonts w:ascii="Aptos" w:eastAsia="Aptos" w:hAnsi="Aptos" w:cs="Aptos"/>
          <w:sz w:val="20"/>
          <w:szCs w:val="20"/>
          <w:lang w:val="en-US"/>
        </w:rPr>
        <w:t>Excellent / Good / Fair / Poor</w:t>
      </w:r>
    </w:p>
    <w:p w14:paraId="3C3171B5" w14:textId="77777777" w:rsidR="00EF2E28" w:rsidRDefault="00EF2E28" w:rsidP="00EF2E28">
      <w:pPr>
        <w:numPr>
          <w:ilvl w:val="0"/>
          <w:numId w:val="11"/>
        </w:numPr>
        <w:spacing w:afterAutospacing="1" w:line="240" w:lineRule="auto"/>
        <w:ind w:left="0" w:firstLine="0"/>
        <w:rPr>
          <w:del w:id="0" w:author="Jasleen Sandhu" w:date="2026-08-25T09:03:00Z" w16du:dateUtc="2026-08-25T09:03:35Z"/>
          <w:rFonts w:ascii="Aptos" w:eastAsia="Aptos" w:hAnsi="Aptos" w:cs="Aptos"/>
          <w:sz w:val="20"/>
          <w:szCs w:val="20"/>
          <w:lang w:val="en-US"/>
        </w:rPr>
      </w:pPr>
    </w:p>
    <w:p w14:paraId="4BD78CF3" w14:textId="21FFD29D" w:rsidR="36F72C86" w:rsidRDefault="2E44F1C6">
      <w:pPr>
        <w:spacing w:after="0" w:afterAutospacing="1" w:line="240" w:lineRule="auto"/>
        <w:rPr>
          <w:rFonts w:ascii="Aptos" w:eastAsia="Aptos" w:hAnsi="Aptos" w:cs="Aptos"/>
          <w:sz w:val="20"/>
          <w:szCs w:val="20"/>
          <w:lang w:val="en-US"/>
        </w:rPr>
        <w:pPrChange w:id="1" w:author="Jasleen Sandhu" w:date="2026-08-25T09:04:00Z" w16du:dateUtc="2026-08-25T04:33:00Z">
          <w:pPr>
            <w:numPr>
              <w:numId w:val="11"/>
            </w:numPr>
            <w:tabs>
              <w:tab w:val="num" w:pos="720"/>
            </w:tabs>
            <w:spacing w:beforeAutospacing="1" w:afterAutospacing="1" w:line="240" w:lineRule="auto"/>
            <w:ind w:left="720" w:hanging="360"/>
          </w:pPr>
        </w:pPrChange>
      </w:pPr>
      <w:r w:rsidRPr="4BDCF083">
        <w:rPr>
          <w:rFonts w:ascii="Aptos" w:eastAsia="Aptos" w:hAnsi="Aptos" w:cs="Aptos"/>
          <w:sz w:val="20"/>
          <w:szCs w:val="20"/>
          <w:lang w:val="en-US"/>
        </w:rPr>
        <w:t xml:space="preserve">Functional status: </w:t>
      </w:r>
      <w:r w:rsidR="00EF2E28">
        <w:rPr>
          <w:rFonts w:ascii="Aptos" w:eastAsia="Aptos" w:hAnsi="Aptos" w:cs="Aptos"/>
          <w:sz w:val="20"/>
          <w:szCs w:val="20"/>
          <w:lang w:val="en-US"/>
        </w:rPr>
        <w:t>Fully w</w:t>
      </w:r>
      <w:r w:rsidRPr="4BDCF083">
        <w:rPr>
          <w:rFonts w:ascii="Aptos" w:eastAsia="Aptos" w:hAnsi="Aptos" w:cs="Aptos"/>
          <w:sz w:val="20"/>
          <w:szCs w:val="20"/>
          <w:lang w:val="en-US"/>
        </w:rPr>
        <w:t xml:space="preserve">orking / Working with </w:t>
      </w:r>
      <w:r w:rsidR="00EF2E28">
        <w:rPr>
          <w:rFonts w:ascii="Aptos" w:eastAsia="Aptos" w:hAnsi="Aptos" w:cs="Aptos"/>
          <w:sz w:val="20"/>
          <w:szCs w:val="20"/>
          <w:lang w:val="en-US"/>
        </w:rPr>
        <w:t xml:space="preserve">minor </w:t>
      </w:r>
      <w:r w:rsidRPr="4BDCF083">
        <w:rPr>
          <w:rFonts w:ascii="Aptos" w:eastAsia="Aptos" w:hAnsi="Aptos" w:cs="Aptos"/>
          <w:sz w:val="20"/>
          <w:szCs w:val="20"/>
          <w:lang w:val="en-US"/>
        </w:rPr>
        <w:t xml:space="preserve">issues / </w:t>
      </w:r>
      <w:r w:rsidR="00EF2E28" w:rsidRPr="05E10EBD">
        <w:rPr>
          <w:rFonts w:eastAsia="Times New Roman" w:cs="Times New Roman"/>
          <w:i/>
          <w:iCs/>
          <w:kern w:val="0"/>
          <w:sz w:val="20"/>
          <w:szCs w:val="20"/>
          <w:lang w:val="en-US"/>
          <w14:ligatures w14:val="none"/>
        </w:rPr>
        <w:t xml:space="preserve">needs repair </w:t>
      </w:r>
      <w:r w:rsidR="00EF2E28">
        <w:rPr>
          <w:rFonts w:eastAsia="Times New Roman" w:cs="Times New Roman"/>
          <w:i/>
          <w:iCs/>
          <w:kern w:val="0"/>
          <w:sz w:val="20"/>
          <w:szCs w:val="20"/>
          <w:lang w:val="en-US"/>
          <w14:ligatures w14:val="none"/>
        </w:rPr>
        <w:t xml:space="preserve">/ </w:t>
      </w:r>
      <w:r w:rsidRPr="4BDCF083">
        <w:rPr>
          <w:rFonts w:ascii="Aptos" w:eastAsia="Aptos" w:hAnsi="Aptos" w:cs="Aptos"/>
          <w:sz w:val="20"/>
          <w:szCs w:val="20"/>
          <w:lang w:val="en-US"/>
        </w:rPr>
        <w:t xml:space="preserve">Not working / </w:t>
      </w:r>
      <w:r w:rsidR="00EF2E28">
        <w:rPr>
          <w:rFonts w:ascii="Aptos" w:eastAsia="Aptos" w:hAnsi="Aptos" w:cs="Aptos"/>
          <w:sz w:val="20"/>
          <w:szCs w:val="20"/>
          <w:lang w:val="en-US"/>
        </w:rPr>
        <w:t>Unknown</w:t>
      </w:r>
    </w:p>
    <w:p w14:paraId="4B1ED346" w14:textId="2DECC0CA" w:rsidR="00150752" w:rsidRPr="00150752" w:rsidRDefault="00150752" w:rsidP="001507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Description of any known issues (free text — required if "minor issues" or "needs repair" is selected)</w:t>
      </w:r>
    </w:p>
    <w:p w14:paraId="789C07B5" w14:textId="77777777" w:rsidR="00150752" w:rsidRPr="00150752" w:rsidRDefault="00150752" w:rsidP="001507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Service history available? (yes / no / partial)</w:t>
      </w:r>
    </w:p>
    <w:p w14:paraId="14E09E72" w14:textId="77777777" w:rsidR="00150752" w:rsidRDefault="00150752" w:rsidP="4BDCF0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Manufacturer support still available? (yes / no / unknown)</w:t>
      </w:r>
    </w:p>
    <w:p w14:paraId="524CF64D" w14:textId="04364CC0" w:rsidR="00155AFF" w:rsidRPr="00150752" w:rsidRDefault="00155AFF" w:rsidP="4BDCF0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4BDCF083">
        <w:rPr>
          <w:rFonts w:eastAsia="Times New Roman" w:cs="Times New Roman"/>
          <w:sz w:val="20"/>
          <w:szCs w:val="20"/>
          <w:lang w:val="en-US"/>
        </w:rPr>
        <w:t>Has it been tested?</w:t>
      </w:r>
      <w:r w:rsidR="4173F025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</w:p>
    <w:p w14:paraId="08F45966" w14:textId="5C06C7D9" w:rsidR="4173F025" w:rsidRDefault="4173F025">
      <w:pPr>
        <w:numPr>
          <w:ilvl w:val="1"/>
          <w:numId w:val="11"/>
        </w:numPr>
        <w:spacing w:beforeAutospacing="1" w:afterAutospacing="1" w:line="240" w:lineRule="auto"/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pPrChange w:id="2" w:author="Jasleen Sandhu" w:date="2026-08-25T08:58:00Z">
          <w:pPr>
            <w:numPr>
              <w:numId w:val="11"/>
            </w:numPr>
            <w:tabs>
              <w:tab w:val="num" w:pos="720"/>
            </w:tabs>
            <w:spacing w:beforeAutospacing="1" w:afterAutospacing="1" w:line="240" w:lineRule="auto"/>
            <w:ind w:left="720" w:hanging="360"/>
          </w:pPr>
        </w:pPrChange>
      </w:pPr>
      <w:r w:rsidRPr="4BDCF083">
        <w:rPr>
          <w:rFonts w:eastAsia="Times New Roman" w:cs="Times New Roman"/>
          <w:sz w:val="20"/>
          <w:szCs w:val="20"/>
          <w:lang w:val="en-US"/>
        </w:rPr>
        <w:t>Drop Down (</w:t>
      </w:r>
      <w:r w:rsidR="2345BAFA" w:rsidRPr="4BDCF083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t xml:space="preserve">Currently in use — tested today or this week, </w:t>
      </w:r>
      <w:proofErr w:type="gramStart"/>
      <w:r w:rsidR="2345BAFA" w:rsidRPr="4BDCF083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t>Tested</w:t>
      </w:r>
      <w:proofErr w:type="gramEnd"/>
      <w:r w:rsidR="2345BAFA" w:rsidRPr="4BDCF083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t xml:space="preserve"> within the last month, </w:t>
      </w:r>
      <w:proofErr w:type="gramStart"/>
      <w:r w:rsidR="2345BAFA" w:rsidRPr="4BDCF083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t>Tested</w:t>
      </w:r>
      <w:proofErr w:type="gramEnd"/>
      <w:r w:rsidR="2345BAFA" w:rsidRPr="4BDCF083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t xml:space="preserve"> within the last 3 months, </w:t>
      </w:r>
      <w:proofErr w:type="gramStart"/>
      <w:r w:rsidR="2345BAFA" w:rsidRPr="4BDCF083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t>Tested</w:t>
      </w:r>
      <w:proofErr w:type="gramEnd"/>
      <w:r w:rsidR="2345BAFA" w:rsidRPr="4BDCF083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t xml:space="preserve"> within the last )6 months, </w:t>
      </w:r>
      <w:proofErr w:type="gramStart"/>
      <w:r w:rsidR="2345BAFA" w:rsidRPr="4BDCF083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t>Tested</w:t>
      </w:r>
      <w:proofErr w:type="gramEnd"/>
      <w:r w:rsidR="2345BAFA" w:rsidRPr="4BDCF083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t xml:space="preserve"> within the last 12 months, </w:t>
      </w:r>
      <w:proofErr w:type="gramStart"/>
      <w:r w:rsidR="2345BAFA" w:rsidRPr="4BDCF083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t>Not</w:t>
      </w:r>
      <w:proofErr w:type="gramEnd"/>
      <w:r w:rsidR="2345BAFA" w:rsidRPr="4BDCF083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t xml:space="preserve"> tested recently (over 12 months) or never tested, Unknown</w:t>
      </w:r>
    </w:p>
    <w:p w14:paraId="31350529" w14:textId="5DECA4A5" w:rsidR="4BDCF083" w:rsidRDefault="4BDCF083" w:rsidP="4BDCF083">
      <w:pPr>
        <w:numPr>
          <w:ilvl w:val="1"/>
          <w:numId w:val="11"/>
        </w:numPr>
        <w:spacing w:beforeAutospacing="1" w:afterAutospacing="1" w:line="240" w:lineRule="auto"/>
        <w:rPr>
          <w:rFonts w:eastAsia="Times New Roman" w:cs="Times New Roman"/>
          <w:sz w:val="20"/>
          <w:szCs w:val="20"/>
          <w:lang w:val="en-US"/>
        </w:rPr>
      </w:pPr>
    </w:p>
    <w:p w14:paraId="082B4047" w14:textId="77777777" w:rsidR="00150752" w:rsidRPr="00150752" w:rsidRDefault="00150752" w:rsidP="4BDCF0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Has the item ever been decommissioned or flagged as unsupported by your school? (yes / no)</w:t>
      </w:r>
    </w:p>
    <w:p w14:paraId="0C3994D8" w14:textId="1AEDD9BF" w:rsidR="165AEBC8" w:rsidRDefault="165AEBC8" w:rsidP="4BDCF083">
      <w:pPr>
        <w:numPr>
          <w:ilvl w:val="0"/>
          <w:numId w:val="11"/>
        </w:numPr>
        <w:spacing w:beforeAutospacing="1" w:afterAutospacing="1" w:line="240" w:lineRule="auto"/>
        <w:rPr>
          <w:rFonts w:eastAsia="Times New Roman" w:cs="Times New Roman"/>
          <w:sz w:val="20"/>
          <w:szCs w:val="20"/>
          <w:lang w:val="en-US"/>
        </w:rPr>
      </w:pPr>
      <w:r w:rsidRPr="4BDCF083">
        <w:rPr>
          <w:rFonts w:eastAsia="Times New Roman" w:cs="Times New Roman"/>
          <w:sz w:val="20"/>
          <w:szCs w:val="20"/>
          <w:lang w:val="en-US"/>
        </w:rPr>
        <w:t>If there are any supporting documents such as manuals, please attach file or email @</w:t>
      </w:r>
    </w:p>
    <w:p w14:paraId="7E4D947E" w14:textId="77777777" w:rsidR="00150752" w:rsidRPr="00150752" w:rsidRDefault="00150752" w:rsidP="001507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b/>
          <w:bCs/>
          <w:kern w:val="0"/>
          <w:sz w:val="20"/>
          <w:szCs w:val="20"/>
          <w:lang w:val="en-US"/>
          <w14:ligatures w14:val="none"/>
        </w:rPr>
        <w:t>Section 4: Practicalities</w:t>
      </w:r>
    </w:p>
    <w:p w14:paraId="0146A887" w14:textId="77777777" w:rsidR="00150752" w:rsidRPr="00150752" w:rsidRDefault="00150752" w:rsidP="001507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Dimensions (L × W × H)</w:t>
      </w:r>
    </w:p>
    <w:p w14:paraId="0EBBF52C" w14:textId="77777777" w:rsidR="00150752" w:rsidRPr="00150752" w:rsidRDefault="00150752" w:rsidP="001507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Weight</w:t>
      </w:r>
    </w:p>
    <w:p w14:paraId="536B4EAA" w14:textId="77777777" w:rsidR="00111102" w:rsidRDefault="00150752" w:rsidP="4BDCF0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Power requirements (standard socket / 3-phase</w:t>
      </w:r>
      <w:r w:rsidR="0011110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5BB96051" w14:textId="52FBDB63" w:rsidR="00150752" w:rsidRPr="00150752" w:rsidRDefault="00111102" w:rsidP="4BDCF0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Services requirements:</w:t>
      </w:r>
      <w:r w:rsidR="00150752"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150752" w:rsidDel="0011110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G</w:t>
      </w:r>
      <w:r w:rsidR="00150752"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as / plumbing / none)</w:t>
      </w:r>
    </w:p>
    <w:p w14:paraId="71B0E5C4" w14:textId="77777777" w:rsidR="00150752" w:rsidRDefault="00150752" w:rsidP="4BDCF0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Disconnection required? (yes / no) — and if yes, by whom (donor's group / needs external technician / unsure)</w:t>
      </w:r>
    </w:p>
    <w:p w14:paraId="629B0642" w14:textId="69C3157B" w:rsidR="00111102" w:rsidRPr="00150752" w:rsidRDefault="001111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pPrChange w:id="3" w:author="Kartina Bahari" w:date="2026-08-25T09:41:00Z" w16du:dateUtc="2026-08-24T23:41:00Z">
          <w:pPr>
            <w:numPr>
              <w:numId w:val="8"/>
            </w:numPr>
            <w:tabs>
              <w:tab w:val="num" w:pos="720"/>
            </w:tabs>
            <w:spacing w:before="100" w:beforeAutospacing="1" w:after="100" w:afterAutospacing="1" w:line="240" w:lineRule="auto"/>
            <w:ind w:left="720" w:hanging="360"/>
          </w:pPr>
        </w:pPrChange>
      </w:pPr>
      <w:r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lastRenderedPageBreak/>
        <w:t>If yes</w:t>
      </w:r>
      <w:r w:rsidRPr="4BDCF083">
        <w:rPr>
          <w:rFonts w:eastAsia="Times New Roman" w:cs="Times New Roman"/>
          <w:sz w:val="20"/>
          <w:szCs w:val="20"/>
          <w:lang w:val="en-US"/>
        </w:rPr>
        <w:t>, please confirm</w:t>
      </w:r>
      <w:r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disconnection fees are covered by donor</w:t>
      </w:r>
      <w:r w:rsidR="000417D1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or negotiation between receiver/donor will be required.</w:t>
      </w:r>
    </w:p>
    <w:p w14:paraId="2A6B8CBC" w14:textId="6B679F0F" w:rsidR="00150752" w:rsidRPr="00150752" w:rsidRDefault="00150752" w:rsidP="4BDCF0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Special storage conditions required to remain operable? (yes / no) — and if yes, brief description</w:t>
      </w:r>
      <w:r w:rsidR="000417D1" w:rsidRPr="4BDCF083">
        <w:rPr>
          <w:rFonts w:eastAsia="Times New Roman" w:cs="Times New Roman"/>
          <w:sz w:val="20"/>
          <w:szCs w:val="20"/>
          <w:lang w:val="en-US"/>
        </w:rPr>
        <w:t xml:space="preserve"> (i.e. </w:t>
      </w:r>
      <w:r w:rsidR="3AF6A249" w:rsidRPr="4BDCF083">
        <w:rPr>
          <w:rFonts w:eastAsia="Times New Roman" w:cs="Times New Roman"/>
          <w:sz w:val="20"/>
          <w:szCs w:val="20"/>
          <w:lang w:val="en-US"/>
        </w:rPr>
        <w:t>temperature-controlled</w:t>
      </w:r>
      <w:r w:rsidR="000417D1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conditions)</w:t>
      </w:r>
    </w:p>
    <w:p w14:paraId="7B02DDC9" w14:textId="77777777" w:rsidR="00150752" w:rsidRPr="00150752" w:rsidRDefault="00150752" w:rsidP="001507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b/>
          <w:bCs/>
          <w:kern w:val="0"/>
          <w:sz w:val="20"/>
          <w:szCs w:val="20"/>
          <w:lang w:val="en-US"/>
          <w14:ligatures w14:val="none"/>
        </w:rPr>
        <w:t>Section 5: Eligibility check</w:t>
      </w: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58389209">
        <w:rPr>
          <w:rFonts w:eastAsia="Times New Roman" w:cs="Times New Roman"/>
          <w:i/>
          <w:iCs/>
          <w:kern w:val="0"/>
          <w:sz w:val="20"/>
          <w:szCs w:val="20"/>
          <w:lang w:val="en-US"/>
          <w14:ligatures w14:val="none"/>
        </w:rPr>
        <w:t>(hard-stop fields)</w:t>
      </w:r>
    </w:p>
    <w:p w14:paraId="46F25953" w14:textId="6341EEDC" w:rsidR="28E98B34" w:rsidRDefault="28E98B34" w:rsidP="58389209">
      <w:pPr>
        <w:pStyle w:val="font-claude-response-body"/>
        <w:numPr>
          <w:ilvl w:val="0"/>
          <w:numId w:val="13"/>
        </w:numPr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</w:pPr>
      <w:r w:rsidRPr="58389209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Has the item ever been used with chemicals, biological material, radioactive material, or hazardous waste?" (yes / no)</w:t>
      </w:r>
    </w:p>
    <w:p w14:paraId="31D4B311" w14:textId="34D2F9FF" w:rsidR="28E98B34" w:rsidRDefault="28E98B34" w:rsidP="58389209">
      <w:pPr>
        <w:pStyle w:val="ListParagraph"/>
        <w:numPr>
          <w:ilvl w:val="0"/>
          <w:numId w:val="13"/>
        </w:numPr>
        <w:spacing w:before="200" w:after="200"/>
        <w:rPr>
          <w:rFonts w:ascii="Aptos" w:eastAsia="Aptos" w:hAnsi="Aptos" w:cs="Aptos"/>
          <w:i/>
          <w:iCs/>
          <w:color w:val="000000" w:themeColor="text1"/>
          <w:sz w:val="20"/>
          <w:szCs w:val="20"/>
          <w:lang w:val="en-US"/>
        </w:rPr>
      </w:pPr>
      <w:r w:rsidRPr="58389209">
        <w:rPr>
          <w:rFonts w:ascii="Aptos" w:eastAsia="Aptos" w:hAnsi="Aptos" w:cs="Aptos"/>
          <w:i/>
          <w:iCs/>
          <w:color w:val="000000" w:themeColor="text1"/>
          <w:sz w:val="20"/>
          <w:szCs w:val="20"/>
          <w:lang w:val="en-US"/>
        </w:rPr>
        <w:t>If yes:</w:t>
      </w:r>
    </w:p>
    <w:p w14:paraId="3D2656E3" w14:textId="1900844E" w:rsidR="28E98B34" w:rsidRDefault="28E98B34" w:rsidP="58389209">
      <w:pPr>
        <w:pStyle w:val="ListParagraph"/>
        <w:numPr>
          <w:ilvl w:val="1"/>
          <w:numId w:val="13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  <w:lang w:val="en-US"/>
        </w:rPr>
      </w:pPr>
      <w:r w:rsidRPr="58389209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>"Has the item been decontaminated?" (yes / no / not applicable)</w:t>
      </w:r>
    </w:p>
    <w:p w14:paraId="0EF158AC" w14:textId="15A03AFF" w:rsidR="28E98B34" w:rsidRDefault="28E98B34" w:rsidP="58389209">
      <w:pPr>
        <w:pStyle w:val="ListParagraph"/>
        <w:numPr>
          <w:ilvl w:val="1"/>
          <w:numId w:val="13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  <w:lang w:val="en-US"/>
        </w:rPr>
      </w:pPr>
      <w:r w:rsidRPr="58389209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>If yes: "Please describe the decontamination process and provide any relevant records or certificates" (free text, upload optional)</w:t>
      </w:r>
    </w:p>
    <w:p w14:paraId="16C538B8" w14:textId="575F0F2E" w:rsidR="28E98B34" w:rsidRDefault="28E98B34" w:rsidP="58389209">
      <w:pPr>
        <w:pStyle w:val="ListParagraph"/>
        <w:numPr>
          <w:ilvl w:val="1"/>
          <w:numId w:val="13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  <w:lang w:val="en-US"/>
        </w:rPr>
      </w:pPr>
      <w:r w:rsidRPr="58389209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>If no: form flags for Lab Ops triage. Item cannot be collected until decontamination is completed. Guidance appears: "Decontamination is required before this item can be reused. Please contact your school's OHS advisor or Lab Ops team for the appropriate procedure."</w:t>
      </w:r>
    </w:p>
    <w:p w14:paraId="62EA968E" w14:textId="5A7C52E1" w:rsidR="28E98B34" w:rsidRDefault="28E98B34" w:rsidP="58389209">
      <w:pPr>
        <w:pStyle w:val="ListParagraph"/>
        <w:numPr>
          <w:ilvl w:val="1"/>
          <w:numId w:val="13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  <w:lang w:val="en-US"/>
        </w:rPr>
      </w:pPr>
      <w:r w:rsidRPr="58389209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>If not applicable: donor confirms this is intentional (e.g. glassware used only with water, storage cabinet, non-contact equipment).</w:t>
      </w:r>
    </w:p>
    <w:p w14:paraId="14244C3D" w14:textId="77777777" w:rsidR="00760071" w:rsidRPr="00760071" w:rsidRDefault="00760071" w:rsidP="00760071">
      <w:pPr>
        <w:pStyle w:val="font-claude-response-body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760071">
        <w:rPr>
          <w:rStyle w:val="Strong"/>
          <w:rFonts w:asciiTheme="minorHAnsi" w:hAnsiTheme="minorHAnsi"/>
          <w:sz w:val="20"/>
          <w:szCs w:val="20"/>
        </w:rPr>
        <w:t>Does the item have an active University asset tag?</w:t>
      </w:r>
      <w:r w:rsidRPr="00760071">
        <w:rPr>
          <w:rFonts w:asciiTheme="minorHAnsi" w:hAnsiTheme="minorHAnsi"/>
          <w:sz w:val="20"/>
          <w:szCs w:val="20"/>
        </w:rPr>
        <w:t xml:space="preserve"> (yes / no / not sure)</w:t>
      </w:r>
    </w:p>
    <w:p w14:paraId="4F8D882A" w14:textId="77777777" w:rsidR="00760071" w:rsidRPr="00760071" w:rsidRDefault="00760071" w:rsidP="58389209">
      <w:pPr>
        <w:pStyle w:val="font-claude-response-body"/>
        <w:numPr>
          <w:ilvl w:val="1"/>
          <w:numId w:val="13"/>
        </w:numPr>
        <w:rPr>
          <w:rFonts w:asciiTheme="minorHAnsi" w:hAnsiTheme="minorHAnsi"/>
          <w:sz w:val="20"/>
          <w:szCs w:val="20"/>
        </w:rPr>
      </w:pPr>
      <w:r w:rsidRPr="58389209">
        <w:rPr>
          <w:rStyle w:val="Emphasis"/>
          <w:rFonts w:asciiTheme="minorHAnsi" w:hAnsiTheme="minorHAnsi"/>
          <w:i w:val="0"/>
          <w:iCs w:val="0"/>
          <w:sz w:val="20"/>
          <w:szCs w:val="20"/>
        </w:rPr>
        <w:t>If yes → additional fields appear (see below).</w:t>
      </w:r>
    </w:p>
    <w:p w14:paraId="03ADA275" w14:textId="63CC2685" w:rsidR="00760071" w:rsidRPr="00760071" w:rsidRDefault="00760071" w:rsidP="58389209">
      <w:pPr>
        <w:pStyle w:val="font-claude-response-body"/>
        <w:numPr>
          <w:ilvl w:val="1"/>
          <w:numId w:val="13"/>
        </w:numPr>
        <w:rPr>
          <w:rFonts w:asciiTheme="minorHAnsi" w:hAnsiTheme="minorHAnsi"/>
          <w:sz w:val="20"/>
          <w:szCs w:val="20"/>
        </w:rPr>
      </w:pPr>
      <w:r w:rsidRPr="58389209">
        <w:rPr>
          <w:rStyle w:val="Emphasis"/>
          <w:rFonts w:asciiTheme="minorHAnsi" w:hAnsiTheme="minorHAnsi"/>
          <w:i w:val="0"/>
          <w:iCs w:val="0"/>
          <w:sz w:val="20"/>
          <w:szCs w:val="20"/>
        </w:rPr>
        <w:t xml:space="preserve">If not sure → guidance appears: "Asset tags are typically small silver or white stickers with a barcode and a UoM asset number. If your item was purchased for over $10,000, it likely has one. Check with your </w:t>
      </w:r>
      <w:r w:rsidR="007E1259" w:rsidRPr="58389209">
        <w:rPr>
          <w:rStyle w:val="Emphasis"/>
          <w:rFonts w:asciiTheme="minorHAnsi" w:hAnsiTheme="minorHAnsi"/>
          <w:i w:val="0"/>
          <w:iCs w:val="0"/>
          <w:sz w:val="20"/>
          <w:szCs w:val="20"/>
        </w:rPr>
        <w:t xml:space="preserve">Lab Operations team </w:t>
      </w:r>
      <w:r w:rsidRPr="58389209">
        <w:rPr>
          <w:rStyle w:val="Emphasis"/>
          <w:rFonts w:asciiTheme="minorHAnsi" w:hAnsiTheme="minorHAnsi"/>
          <w:i w:val="0"/>
          <w:iCs w:val="0"/>
          <w:sz w:val="20"/>
          <w:szCs w:val="20"/>
        </w:rPr>
        <w:t>if unsure."</w:t>
      </w:r>
    </w:p>
    <w:p w14:paraId="0CB7DAD6" w14:textId="77777777" w:rsidR="00150752" w:rsidRPr="00150752" w:rsidRDefault="00150752" w:rsidP="001507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b/>
          <w:bCs/>
          <w:kern w:val="0"/>
          <w:sz w:val="20"/>
          <w:szCs w:val="20"/>
          <w:lang w:val="en-US"/>
          <w14:ligatures w14:val="none"/>
        </w:rPr>
        <w:t>Section 6: Availability and preferences</w:t>
      </w:r>
    </w:p>
    <w:p w14:paraId="045304B6" w14:textId="69E5AF33" w:rsidR="00150752" w:rsidRPr="00150752" w:rsidRDefault="00150752" w:rsidP="001507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How long can you hold the item in your lab? (dropdown: </w:t>
      </w:r>
      <w:r w:rsidRPr="00150752">
        <w:rPr>
          <w:rFonts w:eastAsia="Times New Roman" w:cs="Times New Roman"/>
          <w:i/>
          <w:iCs/>
          <w:kern w:val="0"/>
          <w:sz w:val="20"/>
          <w:szCs w:val="20"/>
          <w:lang w:val="en-US"/>
          <w14:ligatures w14:val="none"/>
        </w:rPr>
        <w:t>until requested / needs to be removed by [date] / already</w:t>
      </w:r>
      <w:r w:rsidR="00284173">
        <w:rPr>
          <w:rFonts w:eastAsia="Times New Roman" w:cs="Times New Roman"/>
          <w:i/>
          <w:iCs/>
          <w:kern w:val="0"/>
          <w:sz w:val="20"/>
          <w:szCs w:val="20"/>
          <w:lang w:val="en-US"/>
          <w14:ligatures w14:val="none"/>
        </w:rPr>
        <w:t xml:space="preserve"> </w:t>
      </w:r>
      <w:r w:rsidRPr="00150752">
        <w:rPr>
          <w:rFonts w:eastAsia="Times New Roman" w:cs="Times New Roman"/>
          <w:i/>
          <w:iCs/>
          <w:kern w:val="0"/>
          <w:sz w:val="20"/>
          <w:szCs w:val="20"/>
          <w:lang w:val="en-US"/>
          <w14:ligatures w14:val="none"/>
        </w:rPr>
        <w:t>needs to be moved</w:t>
      </w: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177ABD16" w14:textId="77777777" w:rsidR="00284173" w:rsidRDefault="00284173" w:rsidP="00284173">
      <w:pPr>
        <w:numPr>
          <w:ilvl w:val="0"/>
          <w:numId w:val="17"/>
        </w:numPr>
        <w:spacing w:beforeAutospacing="1" w:afterAutospacing="1" w:line="240" w:lineRule="auto"/>
        <w:rPr>
          <w:rFonts w:ascii="Aptos" w:eastAsia="Aptos" w:hAnsi="Aptos" w:cs="Aptos"/>
          <w:color w:val="000000" w:themeColor="text1"/>
          <w:sz w:val="20"/>
          <w:szCs w:val="20"/>
          <w:lang w:val="en-US"/>
        </w:rPr>
      </w:pPr>
      <w:r w:rsidRPr="4BDCF083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t>Preferred arrangement</w:t>
      </w:r>
      <w:r w:rsidRPr="4BDCF083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 xml:space="preserve"> (one selection)</w:t>
      </w:r>
    </w:p>
    <w:p w14:paraId="5AB4B548" w14:textId="77777777" w:rsidR="00284173" w:rsidRPr="00B71744" w:rsidRDefault="00284173" w:rsidP="00284173">
      <w:pPr>
        <w:pStyle w:val="ListParagraph"/>
        <w:numPr>
          <w:ilvl w:val="1"/>
          <w:numId w:val="17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pPrChange w:id="4" w:author="Jasleen Sandhu" w:date="2026-08-25T09:00:00Z">
          <w:pPr/>
        </w:pPrChange>
      </w:pPr>
      <w:r w:rsidRPr="00B71744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t>Full donation</w:t>
      </w:r>
      <w:r w:rsidRPr="00B71744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 xml:space="preserve"> — I no longer need this item and am happy to release it fully.</w:t>
      </w:r>
    </w:p>
    <w:p w14:paraId="619B5F26" w14:textId="3C49609E" w:rsidR="00284173" w:rsidRPr="00B71744" w:rsidRDefault="00284173" w:rsidP="00284173">
      <w:pPr>
        <w:pStyle w:val="ListParagraph"/>
        <w:numPr>
          <w:ilvl w:val="1"/>
          <w:numId w:val="17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pPrChange w:id="5" w:author="Jasleen Sandhu" w:date="2026-08-25T09:00:00Z">
          <w:pPr/>
        </w:pPrChange>
      </w:pPr>
      <w:r w:rsidRPr="00B71744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t>Donate with occasional access</w:t>
      </w:r>
      <w:r w:rsidRPr="00B71744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 xml:space="preserve"> — I</w:t>
      </w:r>
      <w:r w:rsidR="00B71744" w:rsidRPr="00B71744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 xml:space="preserve"> a</w:t>
      </w:r>
      <w:r w:rsidRPr="00B71744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 xml:space="preserve">m happy to release the </w:t>
      </w:r>
      <w:r w:rsidR="00B71744" w:rsidRPr="00B71744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>item but</w:t>
      </w:r>
      <w:r w:rsidRPr="00B71744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 xml:space="preserve"> would like to keep the ability to occasionally book it back for use if needed.</w:t>
      </w:r>
    </w:p>
    <w:p w14:paraId="209E2666" w14:textId="5CA8957B" w:rsidR="00284173" w:rsidRPr="00B71744" w:rsidRDefault="00284173" w:rsidP="00284173">
      <w:pPr>
        <w:pStyle w:val="ListParagraph"/>
        <w:numPr>
          <w:ilvl w:val="1"/>
          <w:numId w:val="17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pPrChange w:id="6" w:author="Jasleen Sandhu" w:date="2026-08-25T09:00:00Z">
          <w:pPr/>
        </w:pPrChange>
      </w:pPr>
      <w:r w:rsidRPr="00B71744">
        <w:rPr>
          <w:rFonts w:ascii="Aptos" w:eastAsia="Aptos" w:hAnsi="Aptos" w:cs="Aptos"/>
          <w:b/>
          <w:bCs/>
          <w:color w:val="000000" w:themeColor="text1"/>
          <w:sz w:val="20"/>
          <w:szCs w:val="20"/>
          <w:lang w:val="en-US"/>
        </w:rPr>
        <w:t>Shared use, not donation</w:t>
      </w:r>
      <w:r w:rsidRPr="00B71744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 xml:space="preserve"> — I</w:t>
      </w:r>
      <w:r w:rsidR="00B71744" w:rsidRPr="00B71744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 xml:space="preserve"> would </w:t>
      </w:r>
      <w:r w:rsidRPr="00B71744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>like to keep the item but make it available for others to book and use.</w:t>
      </w:r>
    </w:p>
    <w:p w14:paraId="0FC7742A" w14:textId="77777777" w:rsidR="00150752" w:rsidRPr="00150752" w:rsidRDefault="00150752" w:rsidP="001507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Any restrictions on who can receive this item? (e.g. must be within school, cross-faculty OK)</w:t>
      </w:r>
    </w:p>
    <w:p w14:paraId="71C03444" w14:textId="77777777" w:rsidR="00150752" w:rsidRPr="00150752" w:rsidRDefault="00150752" w:rsidP="001507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b/>
          <w:bCs/>
          <w:kern w:val="0"/>
          <w:sz w:val="20"/>
          <w:szCs w:val="20"/>
          <w:lang w:val="en-US"/>
          <w14:ligatures w14:val="none"/>
        </w:rPr>
        <w:t>Section 7: Approval</w:t>
      </w:r>
    </w:p>
    <w:p w14:paraId="4E1EC324" w14:textId="05947D6F" w:rsidR="00150752" w:rsidRPr="001F3A93" w:rsidRDefault="00150752" w:rsidP="001F3A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Financial delegate name (if item value &gt;$10k, or if school policy requires) — </w:t>
      </w:r>
      <w:r w:rsidRPr="4BDCF083">
        <w:rPr>
          <w:rFonts w:eastAsia="Times New Roman" w:cs="Times New Roman"/>
          <w:i/>
          <w:iCs/>
          <w:kern w:val="0"/>
          <w:sz w:val="20"/>
          <w:szCs w:val="20"/>
          <w:lang w:val="en-US"/>
          <w14:ligatures w14:val="none"/>
        </w:rPr>
        <w:t>OR</w:t>
      </w: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self-declaration checkbox: </w:t>
      </w:r>
    </w:p>
    <w:p w14:paraId="3D7CCBDE" w14:textId="60E36E18" w:rsidR="00150752" w:rsidRPr="00150752" w:rsidRDefault="7845BFD8" w:rsidP="05E10E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Segoe UI" w:hAnsi="Segoe UI" w:cs="Segoe UI"/>
          <w:kern w:val="0"/>
          <w:sz w:val="21"/>
          <w:szCs w:val="21"/>
          <w:lang w:val="en-US"/>
          <w14:ligatures w14:val="none"/>
        </w:rPr>
      </w:pPr>
      <w:r w:rsidRPr="05E10EBD">
        <w:rPr>
          <w:rFonts w:ascii="Segoe UI" w:eastAsia="Segoe UI" w:hAnsi="Segoe UI" w:cs="Segoe UI"/>
          <w:sz w:val="21"/>
          <w:szCs w:val="21"/>
          <w:lang w:val="en-US"/>
        </w:rPr>
        <w:t xml:space="preserve">I confirm I have the authority to release this item for reuse and that, to the best of my knowledge, the information provided about the item and its condition is accurate. I understand that once the item is transferred, ownership passes to the receiving lab </w:t>
      </w:r>
      <w:proofErr w:type="spellStart"/>
      <w:r w:rsidRPr="05E10EBD">
        <w:rPr>
          <w:rFonts w:ascii="Segoe UI" w:eastAsia="Segoe UI" w:hAnsi="Segoe UI" w:cs="Segoe UI"/>
          <w:sz w:val="21"/>
          <w:szCs w:val="21"/>
          <w:lang w:val="en-US"/>
        </w:rPr>
        <w:t>uer</w:t>
      </w:r>
      <w:proofErr w:type="spellEnd"/>
      <w:r w:rsidRPr="05E10EBD">
        <w:rPr>
          <w:rFonts w:ascii="Segoe UI" w:eastAsia="Segoe UI" w:hAnsi="Segoe UI" w:cs="Segoe UI"/>
          <w:sz w:val="21"/>
          <w:szCs w:val="21"/>
          <w:lang w:val="en-US"/>
        </w:rPr>
        <w:t xml:space="preserve"> or School, and I will no longer have a claim on the item unless a conditional transfer arrangement has been agreed in writing</w:t>
      </w:r>
    </w:p>
    <w:p w14:paraId="7CBE3651" w14:textId="7B444743" w:rsidR="00150752" w:rsidRPr="00150752" w:rsidRDefault="00150752" w:rsidP="4BDCF083">
      <w:pPr>
        <w:spacing w:before="100" w:beforeAutospacing="1" w:after="100" w:afterAutospacing="1" w:line="240" w:lineRule="auto"/>
        <w:rPr>
          <w:ins w:id="7" w:author="Jasleen Sandhu" w:date="2026-08-25T09:05:00Z" w16du:dateUtc="2026-08-25T09:05:58Z"/>
          <w:rFonts w:eastAsia="Times New Roman" w:cs="Times New Roman"/>
          <w:b/>
          <w:bCs/>
          <w:kern w:val="0"/>
          <w:sz w:val="20"/>
          <w:szCs w:val="20"/>
          <w:u w:val="single"/>
          <w:lang w:val="en-US"/>
          <w14:ligatures w14:val="none"/>
        </w:rPr>
      </w:pPr>
    </w:p>
    <w:p w14:paraId="167F4FFA" w14:textId="03C1EA93" w:rsidR="00150752" w:rsidRPr="00150752" w:rsidRDefault="00150752" w:rsidP="4BDCF083">
      <w:pPr>
        <w:spacing w:before="100" w:beforeAutospacing="1" w:after="100" w:afterAutospacing="1" w:line="240" w:lineRule="auto"/>
        <w:rPr>
          <w:ins w:id="8" w:author="Jasleen Sandhu" w:date="2026-08-25T09:05:00Z" w16du:dateUtc="2026-08-25T09:05:58Z"/>
          <w:rFonts w:eastAsia="Times New Roman" w:cs="Times New Roman"/>
          <w:b/>
          <w:bCs/>
          <w:kern w:val="0"/>
          <w:sz w:val="20"/>
          <w:szCs w:val="20"/>
          <w:u w:val="single"/>
          <w:lang w:val="en-US"/>
          <w14:ligatures w14:val="none"/>
        </w:rPr>
      </w:pPr>
    </w:p>
    <w:p w14:paraId="28304293" w14:textId="0C2CBD8D" w:rsidR="00150752" w:rsidRPr="00150752" w:rsidRDefault="00150752" w:rsidP="4BDCF083">
      <w:pPr>
        <w:spacing w:before="100" w:beforeAutospacing="1" w:after="100" w:afterAutospacing="1" w:line="240" w:lineRule="auto"/>
        <w:rPr>
          <w:ins w:id="9" w:author="Jasleen Sandhu" w:date="2026-08-25T09:05:00Z" w16du:dateUtc="2026-08-25T09:05:58Z"/>
          <w:rFonts w:eastAsia="Times New Roman" w:cs="Times New Roman"/>
          <w:b/>
          <w:bCs/>
          <w:kern w:val="0"/>
          <w:sz w:val="20"/>
          <w:szCs w:val="20"/>
          <w:u w:val="single"/>
          <w:lang w:val="en-US"/>
          <w14:ligatures w14:val="none"/>
        </w:rPr>
      </w:pPr>
    </w:p>
    <w:p w14:paraId="1F16DBD8" w14:textId="108F5A6D" w:rsidR="00150752" w:rsidRDefault="00150752" w:rsidP="4BDCF08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:u w:val="single"/>
          <w:lang w:val="en-US"/>
          <w14:ligatures w14:val="none"/>
        </w:rPr>
      </w:pPr>
    </w:p>
    <w:p w14:paraId="07CBCBDB" w14:textId="77777777" w:rsidR="00055C78" w:rsidRPr="00150752" w:rsidRDefault="00055C78" w:rsidP="4BDCF083">
      <w:pPr>
        <w:spacing w:before="100" w:beforeAutospacing="1" w:after="100" w:afterAutospacing="1" w:line="240" w:lineRule="auto"/>
        <w:rPr>
          <w:ins w:id="10" w:author="Jasleen Sandhu" w:date="2026-08-25T09:05:00Z" w16du:dateUtc="2026-08-25T09:05:58Z"/>
          <w:rFonts w:eastAsia="Times New Roman" w:cs="Times New Roman"/>
          <w:b/>
          <w:bCs/>
          <w:kern w:val="0"/>
          <w:sz w:val="20"/>
          <w:szCs w:val="20"/>
          <w:u w:val="single"/>
          <w:lang w:val="en-US"/>
          <w14:ligatures w14:val="none"/>
        </w:rPr>
      </w:pPr>
    </w:p>
    <w:p w14:paraId="32AB99B2" w14:textId="23E5FBE3" w:rsidR="00150752" w:rsidRPr="00150752" w:rsidRDefault="00150752" w:rsidP="4BDCF083">
      <w:pPr>
        <w:spacing w:before="100" w:beforeAutospacing="1" w:after="100" w:afterAutospacing="1" w:line="240" w:lineRule="auto"/>
        <w:rPr>
          <w:ins w:id="11" w:author="Jasleen Sandhu" w:date="2026-08-25T09:05:00Z" w16du:dateUtc="2026-08-25T09:05:58Z"/>
          <w:rFonts w:eastAsia="Times New Roman" w:cs="Times New Roman"/>
          <w:b/>
          <w:bCs/>
          <w:kern w:val="0"/>
          <w:sz w:val="20"/>
          <w:szCs w:val="20"/>
          <w:u w:val="single"/>
          <w:lang w:val="en-US"/>
          <w14:ligatures w14:val="none"/>
        </w:rPr>
      </w:pPr>
    </w:p>
    <w:p w14:paraId="6E92548F" w14:textId="79BD0F77" w:rsidR="00150752" w:rsidRPr="00150752" w:rsidRDefault="00150752" w:rsidP="4BDCF083">
      <w:pPr>
        <w:spacing w:before="100" w:beforeAutospacing="1" w:after="100" w:afterAutospacing="1" w:line="240" w:lineRule="auto"/>
        <w:rPr>
          <w:ins w:id="12" w:author="Jasleen Sandhu" w:date="2026-08-25T09:05:00Z" w16du:dateUtc="2026-08-25T09:05:58Z"/>
          <w:rFonts w:eastAsia="Times New Roman" w:cs="Times New Roman"/>
          <w:b/>
          <w:bCs/>
          <w:kern w:val="0"/>
          <w:sz w:val="20"/>
          <w:szCs w:val="20"/>
          <w:u w:val="single"/>
          <w:lang w:val="en-US"/>
          <w14:ligatures w14:val="none"/>
        </w:rPr>
      </w:pPr>
    </w:p>
    <w:p w14:paraId="0C4A8DE3" w14:textId="113DE138" w:rsidR="00150752" w:rsidRPr="00150752" w:rsidRDefault="00150752" w:rsidP="4BDCF083">
      <w:pPr>
        <w:spacing w:before="100" w:beforeAutospacing="1" w:after="100" w:afterAutospacing="1" w:line="240" w:lineRule="auto"/>
        <w:rPr>
          <w:ins w:id="13" w:author="Jasleen Sandhu" w:date="2026-08-25T09:05:00Z" w16du:dateUtc="2026-08-25T09:05:59Z"/>
          <w:rFonts w:eastAsia="Times New Roman" w:cs="Times New Roman"/>
          <w:b/>
          <w:bCs/>
          <w:kern w:val="0"/>
          <w:sz w:val="20"/>
          <w:szCs w:val="20"/>
          <w:u w:val="single"/>
          <w:lang w:val="en-US"/>
          <w14:ligatures w14:val="none"/>
        </w:rPr>
      </w:pPr>
    </w:p>
    <w:p w14:paraId="40F57823" w14:textId="2791454F" w:rsidR="00150752" w:rsidRPr="00150752" w:rsidRDefault="00150752" w:rsidP="5838920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:u w:val="single"/>
          <w:lang w:val="en-US"/>
          <w14:ligatures w14:val="none"/>
        </w:rPr>
      </w:pPr>
      <w:r w:rsidRPr="58389209">
        <w:rPr>
          <w:rFonts w:eastAsia="Times New Roman" w:cs="Times New Roman"/>
          <w:b/>
          <w:bCs/>
          <w:sz w:val="20"/>
          <w:szCs w:val="20"/>
          <w:u w:val="single"/>
          <w:lang w:val="en-US"/>
        </w:rPr>
        <w:t>Form 2 — Request for an item</w:t>
      </w:r>
    </w:p>
    <w:p w14:paraId="240EB55A" w14:textId="77777777" w:rsidR="00150752" w:rsidRPr="00150752" w:rsidRDefault="00150752" w:rsidP="001507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i/>
          <w:iCs/>
          <w:kern w:val="0"/>
          <w:sz w:val="20"/>
          <w:szCs w:val="20"/>
          <w:lang w:val="en-US"/>
          <w14:ligatures w14:val="none"/>
        </w:rPr>
        <w:t>For a receiver requesting a specific item they've seen on the catalogue.</w:t>
      </w:r>
    </w:p>
    <w:p w14:paraId="635000FB" w14:textId="77777777" w:rsidR="00150752" w:rsidRPr="00150752" w:rsidRDefault="00150752" w:rsidP="001507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b/>
          <w:bCs/>
          <w:kern w:val="0"/>
          <w:sz w:val="20"/>
          <w:szCs w:val="20"/>
          <w:lang w:val="en-US"/>
          <w14:ligatures w14:val="none"/>
        </w:rPr>
        <w:t>Section 1: Your details</w:t>
      </w:r>
    </w:p>
    <w:p w14:paraId="07A9617C" w14:textId="77777777" w:rsidR="003633E4" w:rsidRPr="00150752" w:rsidRDefault="003633E4" w:rsidP="00363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Name</w:t>
      </w:r>
    </w:p>
    <w:p w14:paraId="0C7CF830" w14:textId="77777777" w:rsidR="003633E4" w:rsidRPr="00150752" w:rsidRDefault="003633E4" w:rsidP="00363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Email</w:t>
      </w:r>
    </w:p>
    <w:p w14:paraId="314A00BC" w14:textId="77777777" w:rsidR="003633E4" w:rsidRDefault="003633E4" w:rsidP="00363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Phone</w:t>
      </w:r>
    </w:p>
    <w:p w14:paraId="47ACE65F" w14:textId="127FE935" w:rsidR="007226AC" w:rsidRPr="007226AC" w:rsidRDefault="007226AC" w:rsidP="007226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School and Research Group (free text field)</w:t>
      </w:r>
    </w:p>
    <w:p w14:paraId="7F0B0815" w14:textId="77777777" w:rsidR="003633E4" w:rsidRPr="00150752" w:rsidRDefault="003633E4" w:rsidP="00363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Campus</w:t>
      </w:r>
    </w:p>
    <w:p w14:paraId="6541FB06" w14:textId="77777777" w:rsidR="003633E4" w:rsidRPr="00150752" w:rsidRDefault="003633E4" w:rsidP="00363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Building </w:t>
      </w:r>
    </w:p>
    <w:p w14:paraId="30B26A7B" w14:textId="0ACCA6D2" w:rsidR="00150752" w:rsidRPr="00150752" w:rsidRDefault="1787FCBE" w:rsidP="05E10E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R</w:t>
      </w:r>
      <w:r w:rsidR="00150752"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oom where the item will be received</w:t>
      </w:r>
    </w:p>
    <w:p w14:paraId="47ABAFFF" w14:textId="77777777" w:rsidR="00150752" w:rsidRPr="00150752" w:rsidRDefault="00150752" w:rsidP="001507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b/>
          <w:bCs/>
          <w:kern w:val="0"/>
          <w:sz w:val="20"/>
          <w:szCs w:val="20"/>
          <w:lang w:val="en-US"/>
          <w14:ligatures w14:val="none"/>
        </w:rPr>
        <w:t>Section 2: The item</w:t>
      </w:r>
    </w:p>
    <w:p w14:paraId="5E8CCB20" w14:textId="77777777" w:rsidR="00860468" w:rsidRDefault="0041358F" w:rsidP="008604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What item do you want to request? </w:t>
      </w:r>
    </w:p>
    <w:p w14:paraId="36C99D43" w14:textId="3A918C8D" w:rsidR="0041358F" w:rsidRPr="00860468" w:rsidRDefault="0041358F" w:rsidP="008604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860468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Category dropdown</w:t>
      </w:r>
      <w:r w:rsidR="00BB254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:</w:t>
      </w:r>
    </w:p>
    <w:p w14:paraId="2F35E854" w14:textId="3C486DF4" w:rsidR="00860468" w:rsidRPr="00BB2542" w:rsidRDefault="00860468" w:rsidP="00860468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BB2542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Equipment — small</w:t>
      </w:r>
    </w:p>
    <w:p w14:paraId="421E9F07" w14:textId="72F44E0B" w:rsidR="00860468" w:rsidRPr="00BB2542" w:rsidRDefault="00860468" w:rsidP="00860468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BB2542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Equipment — large </w:t>
      </w:r>
    </w:p>
    <w:p w14:paraId="2BC7B872" w14:textId="2162DF94" w:rsidR="00860468" w:rsidRPr="00BB2542" w:rsidRDefault="00860468" w:rsidP="00860468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BB2542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Equipment — </w:t>
      </w:r>
      <w:proofErr w:type="spellStart"/>
      <w:r w:rsidRPr="00BB2542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specialised</w:t>
      </w:r>
      <w:proofErr w:type="spellEnd"/>
      <w:r w:rsidRPr="00BB2542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instruments </w:t>
      </w:r>
    </w:p>
    <w:p w14:paraId="27FBAC48" w14:textId="6927F3AD" w:rsidR="00860468" w:rsidRPr="00BB2542" w:rsidRDefault="00860468" w:rsidP="00860468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BB2542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Glassware and plasticware </w:t>
      </w:r>
    </w:p>
    <w:p w14:paraId="7D0D08D7" w14:textId="3CBC158E" w:rsidR="00860468" w:rsidRPr="00BB2542" w:rsidRDefault="00860468" w:rsidP="00860468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BB2542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Consumables </w:t>
      </w:r>
    </w:p>
    <w:p w14:paraId="78191344" w14:textId="1693BD08" w:rsidR="00860468" w:rsidRPr="00BB2542" w:rsidRDefault="00860468" w:rsidP="00860468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BB2542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Storage and lab furniture </w:t>
      </w:r>
    </w:p>
    <w:p w14:paraId="5B01F21F" w14:textId="33BE18B9" w:rsidR="00860468" w:rsidRDefault="00860468" w:rsidP="00860468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BB2542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Other </w:t>
      </w:r>
    </w:p>
    <w:p w14:paraId="5C4CE83A" w14:textId="77777777" w:rsidR="007D4E83" w:rsidRPr="00BB2542" w:rsidRDefault="007D4E83" w:rsidP="007D4E83">
      <w:pPr>
        <w:spacing w:after="0" w:line="240" w:lineRule="auto"/>
        <w:ind w:left="1440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</w:p>
    <w:p w14:paraId="52E7E554" w14:textId="44714691" w:rsidR="00860468" w:rsidRPr="000C4924" w:rsidRDefault="000C4924" w:rsidP="000C4924">
      <w:pPr>
        <w:pStyle w:val="ListParagraph"/>
        <w:numPr>
          <w:ilvl w:val="0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Item dropdown (in that category</w:t>
      </w:r>
      <w:r w:rsidR="007D4E83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– this will be updated inventory team</w:t>
      </w:r>
      <w:r w:rsidR="00817228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but if no items than it is empty</w:t>
      </w:r>
      <w:r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)</w:t>
      </w:r>
    </w:p>
    <w:p w14:paraId="2AD710CB" w14:textId="77777777" w:rsidR="00150752" w:rsidRPr="00150752" w:rsidRDefault="00150752" w:rsidP="001507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b/>
          <w:bCs/>
          <w:kern w:val="0"/>
          <w:sz w:val="20"/>
          <w:szCs w:val="20"/>
          <w:lang w:val="en-US"/>
          <w14:ligatures w14:val="none"/>
        </w:rPr>
        <w:t>Section 3: Intended use</w:t>
      </w:r>
    </w:p>
    <w:p w14:paraId="17ABF871" w14:textId="3DF8E54B" w:rsidR="00150752" w:rsidRPr="00150752" w:rsidRDefault="00150752" w:rsidP="00150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Brief description of what you'll use the item for</w:t>
      </w:r>
      <w:r w:rsidR="00817228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(text field)</w:t>
      </w:r>
    </w:p>
    <w:p w14:paraId="3B66BF79" w14:textId="77777777" w:rsidR="00150752" w:rsidRPr="00150752" w:rsidRDefault="00150752" w:rsidP="00150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Expected duration of use (short-term project / ongoing / teaching / unknown)</w:t>
      </w:r>
    </w:p>
    <w:p w14:paraId="6FCC562D" w14:textId="77777777" w:rsidR="00150752" w:rsidRPr="00150752" w:rsidRDefault="00150752" w:rsidP="001507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b/>
          <w:bCs/>
          <w:kern w:val="0"/>
          <w:sz w:val="20"/>
          <w:szCs w:val="20"/>
          <w:lang w:val="en-US"/>
          <w14:ligatures w14:val="none"/>
        </w:rPr>
        <w:t>Section 4: Practicalities</w:t>
      </w:r>
    </w:p>
    <w:p w14:paraId="0D12F8A8" w14:textId="7758F5F5" w:rsidR="00150752" w:rsidRPr="00150752" w:rsidRDefault="00150752" w:rsidP="001507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Preferred </w:t>
      </w:r>
      <w:proofErr w:type="gramStart"/>
      <w:r w:rsidR="0073356A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3 day</w:t>
      </w:r>
      <w:proofErr w:type="gramEnd"/>
      <w:r w:rsidR="0073356A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 period </w:t>
      </w: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 xml:space="preserve">collection date </w:t>
      </w:r>
    </w:p>
    <w:p w14:paraId="2BDA05B2" w14:textId="77777777" w:rsidR="00150752" w:rsidRPr="00150752" w:rsidRDefault="00150752" w:rsidP="001507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Any access constraints at your destination (biosecurity / swipe access / lift access / PPE required / other)</w:t>
      </w:r>
    </w:p>
    <w:p w14:paraId="66194E23" w14:textId="77777777" w:rsidR="00150752" w:rsidRDefault="00150752" w:rsidP="001507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Receiving contact if different from yourself</w:t>
      </w:r>
    </w:p>
    <w:p w14:paraId="41848B76" w14:textId="592AABC5" w:rsidR="005F0972" w:rsidRDefault="005F0972" w:rsidP="005F097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Name</w:t>
      </w:r>
    </w:p>
    <w:p w14:paraId="5DBB9209" w14:textId="19F70126" w:rsidR="005F0972" w:rsidRDefault="005F0972" w:rsidP="005F097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Email</w:t>
      </w:r>
    </w:p>
    <w:p w14:paraId="2CA450F9" w14:textId="221A204E" w:rsidR="005F0972" w:rsidRPr="00150752" w:rsidRDefault="005F0972" w:rsidP="005F097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Phone Number (+61…)</w:t>
      </w:r>
    </w:p>
    <w:p w14:paraId="73D771B3" w14:textId="77777777" w:rsidR="00150752" w:rsidRPr="00150752" w:rsidRDefault="00150752" w:rsidP="001507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b/>
          <w:bCs/>
          <w:kern w:val="0"/>
          <w:sz w:val="20"/>
          <w:szCs w:val="20"/>
          <w:lang w:val="en-US"/>
          <w14:ligatures w14:val="none"/>
        </w:rPr>
        <w:t>Section 5: Cost</w:t>
      </w:r>
    </w:p>
    <w:p w14:paraId="2B31C9D4" w14:textId="77777777" w:rsidR="00150752" w:rsidRPr="00150752" w:rsidRDefault="00150752" w:rsidP="00150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If this item falls outside Campus Assist scope (over 200kg or cross-campus), are you willing to fund or share transport costs? (yes / discuss with school / no — do not proceed if cost lands on receiver)</w:t>
      </w:r>
    </w:p>
    <w:p w14:paraId="30188FC6" w14:textId="77777777" w:rsidR="00150752" w:rsidRPr="00150752" w:rsidRDefault="00150752" w:rsidP="00150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t>If disconnection is required and not covered by the donor, are you willing to fund it? (yes / discuss / no)</w:t>
      </w:r>
    </w:p>
    <w:p w14:paraId="39507CE4" w14:textId="77777777" w:rsidR="00150752" w:rsidRPr="00150752" w:rsidRDefault="00150752" w:rsidP="001507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b/>
          <w:bCs/>
          <w:kern w:val="0"/>
          <w:sz w:val="20"/>
          <w:szCs w:val="20"/>
          <w:lang w:val="en-US"/>
          <w14:ligatures w14:val="none"/>
        </w:rPr>
        <w:t>Section 6: Approval</w:t>
      </w:r>
    </w:p>
    <w:p w14:paraId="79D2F8E3" w14:textId="7EBD2B94" w:rsidR="00150752" w:rsidRPr="00760071" w:rsidRDefault="00150752" w:rsidP="001507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</w:pPr>
      <w:r w:rsidRPr="00150752">
        <w:rPr>
          <w:rFonts w:eastAsia="Times New Roman" w:cs="Times New Roman"/>
          <w:kern w:val="0"/>
          <w:sz w:val="20"/>
          <w:szCs w:val="20"/>
          <w:lang w:val="en-US"/>
          <w14:ligatures w14:val="none"/>
        </w:rPr>
        <w:lastRenderedPageBreak/>
        <w:t>School approval for the acquisition (dropdown of school approvers, or self-declaration if under a threshold)</w:t>
      </w:r>
    </w:p>
    <w:p w14:paraId="49620E70" w14:textId="77777777" w:rsidR="00150752" w:rsidRPr="00150752" w:rsidRDefault="00150752">
      <w:pPr>
        <w:rPr>
          <w:sz w:val="20"/>
          <w:szCs w:val="20"/>
        </w:rPr>
      </w:pPr>
    </w:p>
    <w:sectPr w:rsidR="00150752" w:rsidRPr="00150752" w:rsidSect="001507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298413" w14:textId="77777777" w:rsidR="009013FA" w:rsidRDefault="009013FA" w:rsidP="004E2E5A">
      <w:pPr>
        <w:spacing w:after="0" w:line="240" w:lineRule="auto"/>
      </w:pPr>
      <w:r>
        <w:separator/>
      </w:r>
    </w:p>
  </w:endnote>
  <w:endnote w:type="continuationSeparator" w:id="0">
    <w:p w14:paraId="1336FF2F" w14:textId="77777777" w:rsidR="009013FA" w:rsidRDefault="009013FA" w:rsidP="004E2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1C424A" w14:textId="77777777" w:rsidR="009013FA" w:rsidRDefault="009013FA" w:rsidP="004E2E5A">
      <w:pPr>
        <w:spacing w:after="0" w:line="240" w:lineRule="auto"/>
      </w:pPr>
      <w:r>
        <w:separator/>
      </w:r>
    </w:p>
  </w:footnote>
  <w:footnote w:type="continuationSeparator" w:id="0">
    <w:p w14:paraId="609058FA" w14:textId="77777777" w:rsidR="009013FA" w:rsidRDefault="009013FA" w:rsidP="004E2E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B7EE8"/>
    <w:multiLevelType w:val="multilevel"/>
    <w:tmpl w:val="DD14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2BA5"/>
    <w:multiLevelType w:val="multilevel"/>
    <w:tmpl w:val="0BAC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1157"/>
    <w:multiLevelType w:val="multilevel"/>
    <w:tmpl w:val="E824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A1F4F"/>
    <w:multiLevelType w:val="multilevel"/>
    <w:tmpl w:val="9AA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914F2"/>
    <w:multiLevelType w:val="multilevel"/>
    <w:tmpl w:val="9EB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D22DF"/>
    <w:multiLevelType w:val="multilevel"/>
    <w:tmpl w:val="F476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631B44"/>
    <w:multiLevelType w:val="multilevel"/>
    <w:tmpl w:val="5A58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E51C7"/>
    <w:multiLevelType w:val="multilevel"/>
    <w:tmpl w:val="F6C4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F3ED7"/>
    <w:multiLevelType w:val="multilevel"/>
    <w:tmpl w:val="18FE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F7FA4"/>
    <w:multiLevelType w:val="hybridMultilevel"/>
    <w:tmpl w:val="F9282D06"/>
    <w:lvl w:ilvl="0" w:tplc="9438B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01B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2A6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EEB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A6A2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4A0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826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7257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2EE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48450F"/>
    <w:multiLevelType w:val="multilevel"/>
    <w:tmpl w:val="1F46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65306"/>
    <w:multiLevelType w:val="multilevel"/>
    <w:tmpl w:val="CE26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C2AF1"/>
    <w:multiLevelType w:val="hybridMultilevel"/>
    <w:tmpl w:val="1DAC8FC8"/>
    <w:lvl w:ilvl="0" w:tplc="823A8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8A24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8FE4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4456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D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AADA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302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F01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6243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F63CF"/>
    <w:multiLevelType w:val="hybridMultilevel"/>
    <w:tmpl w:val="7032C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E6ED2"/>
    <w:multiLevelType w:val="multilevel"/>
    <w:tmpl w:val="931E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70AAF"/>
    <w:multiLevelType w:val="multilevel"/>
    <w:tmpl w:val="3D32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C797D"/>
    <w:multiLevelType w:val="multilevel"/>
    <w:tmpl w:val="1036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83E28"/>
    <w:multiLevelType w:val="multilevel"/>
    <w:tmpl w:val="6DB6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F2DED"/>
    <w:multiLevelType w:val="multilevel"/>
    <w:tmpl w:val="4284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B0E42"/>
    <w:multiLevelType w:val="multilevel"/>
    <w:tmpl w:val="7C16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406681">
    <w:abstractNumId w:val="12"/>
  </w:num>
  <w:num w:numId="2" w16cid:durableId="939020915">
    <w:abstractNumId w:val="9"/>
  </w:num>
  <w:num w:numId="3" w16cid:durableId="1095319982">
    <w:abstractNumId w:val="17"/>
  </w:num>
  <w:num w:numId="4" w16cid:durableId="1183545968">
    <w:abstractNumId w:val="18"/>
  </w:num>
  <w:num w:numId="5" w16cid:durableId="1202398157">
    <w:abstractNumId w:val="16"/>
  </w:num>
  <w:num w:numId="6" w16cid:durableId="1381857118">
    <w:abstractNumId w:val="3"/>
  </w:num>
  <w:num w:numId="7" w16cid:durableId="1525513714">
    <w:abstractNumId w:val="0"/>
  </w:num>
  <w:num w:numId="8" w16cid:durableId="1700004958">
    <w:abstractNumId w:val="15"/>
  </w:num>
  <w:num w:numId="9" w16cid:durableId="1774476050">
    <w:abstractNumId w:val="8"/>
  </w:num>
  <w:num w:numId="10" w16cid:durableId="187569331">
    <w:abstractNumId w:val="6"/>
  </w:num>
  <w:num w:numId="11" w16cid:durableId="1941642069">
    <w:abstractNumId w:val="4"/>
  </w:num>
  <w:num w:numId="12" w16cid:durableId="447353537">
    <w:abstractNumId w:val="11"/>
  </w:num>
  <w:num w:numId="13" w16cid:durableId="474109845">
    <w:abstractNumId w:val="13"/>
  </w:num>
  <w:num w:numId="14" w16cid:durableId="697046044">
    <w:abstractNumId w:val="7"/>
  </w:num>
  <w:num w:numId="15" w16cid:durableId="709885994">
    <w:abstractNumId w:val="10"/>
  </w:num>
  <w:num w:numId="16" w16cid:durableId="84619019">
    <w:abstractNumId w:val="14"/>
  </w:num>
  <w:num w:numId="17" w16cid:durableId="846479122">
    <w:abstractNumId w:val="1"/>
  </w:num>
  <w:num w:numId="18" w16cid:durableId="852451060">
    <w:abstractNumId w:val="19"/>
  </w:num>
  <w:num w:numId="19" w16cid:durableId="880361926">
    <w:abstractNumId w:val="2"/>
  </w:num>
  <w:num w:numId="20" w16cid:durableId="27848776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Jasleen Sandhu">
    <w15:presenceInfo w15:providerId="AD" w15:userId="S::jasleenkaurs@student.unimelb.edu.au::5c961544-c86f-4546-a0f8-64337b86193e"/>
  </w15:person>
  <w15:person w15:author="Kartina Bahari">
    <w15:presenceInfo w15:providerId="AD" w15:userId="S::kartina.bahari@unimelb.edu.au::f16105d8-0807-4abd-ac66-b487f57cb0a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52"/>
    <w:rsid w:val="000417D1"/>
    <w:rsid w:val="00053436"/>
    <w:rsid w:val="00055C78"/>
    <w:rsid w:val="000C4924"/>
    <w:rsid w:val="00111102"/>
    <w:rsid w:val="00150752"/>
    <w:rsid w:val="00155AFF"/>
    <w:rsid w:val="001F3A93"/>
    <w:rsid w:val="0022034A"/>
    <w:rsid w:val="00224179"/>
    <w:rsid w:val="00283C35"/>
    <w:rsid w:val="00284173"/>
    <w:rsid w:val="003633E4"/>
    <w:rsid w:val="00380469"/>
    <w:rsid w:val="003D0977"/>
    <w:rsid w:val="003E0C22"/>
    <w:rsid w:val="0041275E"/>
    <w:rsid w:val="0041358F"/>
    <w:rsid w:val="00477CD9"/>
    <w:rsid w:val="004950B3"/>
    <w:rsid w:val="004E2E5A"/>
    <w:rsid w:val="004E6688"/>
    <w:rsid w:val="00500C07"/>
    <w:rsid w:val="005C1471"/>
    <w:rsid w:val="005F0972"/>
    <w:rsid w:val="00613402"/>
    <w:rsid w:val="00657DEE"/>
    <w:rsid w:val="006C381B"/>
    <w:rsid w:val="006C4527"/>
    <w:rsid w:val="006F351A"/>
    <w:rsid w:val="007226AC"/>
    <w:rsid w:val="0073356A"/>
    <w:rsid w:val="00760071"/>
    <w:rsid w:val="007865F9"/>
    <w:rsid w:val="00792E1D"/>
    <w:rsid w:val="007A6AB1"/>
    <w:rsid w:val="007B4B10"/>
    <w:rsid w:val="007D4E83"/>
    <w:rsid w:val="007E1259"/>
    <w:rsid w:val="00817228"/>
    <w:rsid w:val="008226E3"/>
    <w:rsid w:val="00860468"/>
    <w:rsid w:val="008C055A"/>
    <w:rsid w:val="008E7220"/>
    <w:rsid w:val="009013FA"/>
    <w:rsid w:val="00913DC7"/>
    <w:rsid w:val="00A22DC3"/>
    <w:rsid w:val="00A27A42"/>
    <w:rsid w:val="00A37B6E"/>
    <w:rsid w:val="00A44332"/>
    <w:rsid w:val="00A81B19"/>
    <w:rsid w:val="00AD1042"/>
    <w:rsid w:val="00AF019E"/>
    <w:rsid w:val="00B04C48"/>
    <w:rsid w:val="00B71744"/>
    <w:rsid w:val="00B95F0D"/>
    <w:rsid w:val="00BB11D8"/>
    <w:rsid w:val="00BB2542"/>
    <w:rsid w:val="00C40B31"/>
    <w:rsid w:val="00C721BF"/>
    <w:rsid w:val="00C76AF6"/>
    <w:rsid w:val="00CA7535"/>
    <w:rsid w:val="00CE0BAF"/>
    <w:rsid w:val="00CE691F"/>
    <w:rsid w:val="00D332A2"/>
    <w:rsid w:val="00D52E45"/>
    <w:rsid w:val="00DB77A7"/>
    <w:rsid w:val="00E8651B"/>
    <w:rsid w:val="00EA741F"/>
    <w:rsid w:val="00EC43EC"/>
    <w:rsid w:val="00EF2E28"/>
    <w:rsid w:val="00F65A80"/>
    <w:rsid w:val="00FA727C"/>
    <w:rsid w:val="00FC557E"/>
    <w:rsid w:val="05E10EBD"/>
    <w:rsid w:val="0A367A28"/>
    <w:rsid w:val="0B219388"/>
    <w:rsid w:val="165AEBC8"/>
    <w:rsid w:val="1787FCBE"/>
    <w:rsid w:val="1FB3CA86"/>
    <w:rsid w:val="21711200"/>
    <w:rsid w:val="2345BAFA"/>
    <w:rsid w:val="25913DAA"/>
    <w:rsid w:val="2686E069"/>
    <w:rsid w:val="28E98B34"/>
    <w:rsid w:val="29F4C1C3"/>
    <w:rsid w:val="2B7A0E78"/>
    <w:rsid w:val="2E44F1C6"/>
    <w:rsid w:val="2F07F77E"/>
    <w:rsid w:val="34CFA490"/>
    <w:rsid w:val="36183F03"/>
    <w:rsid w:val="36F72C86"/>
    <w:rsid w:val="3AF6A249"/>
    <w:rsid w:val="3BB860A9"/>
    <w:rsid w:val="3CE1C7DA"/>
    <w:rsid w:val="3E15BD53"/>
    <w:rsid w:val="40310D30"/>
    <w:rsid w:val="4173F025"/>
    <w:rsid w:val="441D5784"/>
    <w:rsid w:val="44460E31"/>
    <w:rsid w:val="46801DA1"/>
    <w:rsid w:val="4BDCF083"/>
    <w:rsid w:val="4E068780"/>
    <w:rsid w:val="513E00F2"/>
    <w:rsid w:val="53F1E36B"/>
    <w:rsid w:val="58389209"/>
    <w:rsid w:val="5BBA39C9"/>
    <w:rsid w:val="5D56E9C7"/>
    <w:rsid w:val="5D631296"/>
    <w:rsid w:val="5D769B3E"/>
    <w:rsid w:val="5D787F92"/>
    <w:rsid w:val="636E9464"/>
    <w:rsid w:val="654E06D8"/>
    <w:rsid w:val="6830CF53"/>
    <w:rsid w:val="687A7780"/>
    <w:rsid w:val="6C28ACB6"/>
    <w:rsid w:val="7249DD87"/>
    <w:rsid w:val="765C07D5"/>
    <w:rsid w:val="771F719A"/>
    <w:rsid w:val="7845BFD8"/>
    <w:rsid w:val="7D44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BB81C7"/>
  <w15:chartTrackingRefBased/>
  <w15:docId w15:val="{E8AA6925-4CB4-F043-9453-AD9163ADE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0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7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7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150752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752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752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752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752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752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752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15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752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752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15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752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15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752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15075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50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150752"/>
    <w:rPr>
      <w:i/>
      <w:iCs/>
    </w:rPr>
  </w:style>
  <w:style w:type="character" w:styleId="Strong">
    <w:name w:val="Strong"/>
    <w:basedOn w:val="DefaultParagraphFont"/>
    <w:uiPriority w:val="22"/>
    <w:qFormat/>
    <w:rsid w:val="0015075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E2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E5A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4E2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E5A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4E2E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E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2E5A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2E5A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7E1259"/>
    <w:pPr>
      <w:spacing w:after="0" w:line="240" w:lineRule="auto"/>
    </w:pPr>
    <w:rPr>
      <w:lang w:val="en-AU"/>
    </w:rPr>
  </w:style>
  <w:style w:type="character" w:styleId="Mention">
    <w:name w:val="Mention"/>
    <w:basedOn w:val="DefaultParagraphFont"/>
    <w:uiPriority w:val="99"/>
    <w:unhideWhenUsed/>
    <w:rsid w:val="00F65A80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875</Words>
  <Characters>4993</Characters>
  <Application>Microsoft Office Word</Application>
  <DocSecurity>0</DocSecurity>
  <Lines>41</Lines>
  <Paragraphs>11</Paragraphs>
  <ScaleCrop>false</ScaleCrop>
  <Company>The University of Melbourne</Company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Jasleen Sandhu</dc:creator>
  <cp:keywords/>
  <dc:description/>
  <cp:lastModifiedBy>Jasleen Sandhu</cp:lastModifiedBy>
  <cp:revision>55</cp:revision>
  <dcterms:created xsi:type="dcterms:W3CDTF">2026-08-23T08:01:00Z</dcterms:created>
  <dcterms:modified xsi:type="dcterms:W3CDTF">2026-08-27T02:24:00Z</dcterms:modified>
</cp:coreProperties>
</file>